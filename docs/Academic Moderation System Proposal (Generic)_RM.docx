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4CE1" w14:textId="77777777" w:rsidR="004B3AA3" w:rsidRPr="003B3000" w:rsidRDefault="008D764A">
      <w:pPr>
        <w:pStyle w:val="Heading1"/>
        <w:rPr>
          <w:rFonts w:ascii="Calibri" w:eastAsia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PROPOSAL: INTEGRATED ACADEMIC MODERATION FRAMEWORK</w:t>
      </w:r>
    </w:p>
    <w:p w14:paraId="78420F61" w14:textId="77777777" w:rsidR="004B3AA3" w:rsidRPr="003B3000" w:rsidRDefault="008D764A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alibri" w:eastAsia="Calibri" w:hAnsi="Calibri" w:cs="Calibri"/>
          <w:b/>
          <w:bCs/>
          <w:sz w:val="24"/>
          <w:szCs w:val="24"/>
        </w:rPr>
      </w:pPr>
      <w:r w:rsidRPr="003B3000">
        <w:rPr>
          <w:rFonts w:ascii="Calibri" w:eastAsia="Calibri" w:hAnsi="Calibri" w:cs="Calibri"/>
          <w:b/>
          <w:bCs/>
          <w:sz w:val="24"/>
          <w:szCs w:val="24"/>
        </w:rPr>
        <w:t>A Digital Transformation Initiative for Quality Assurance Compliance</w:t>
      </w:r>
    </w:p>
    <w:p w14:paraId="1954EC8F" w14:textId="77777777" w:rsidR="004B3AA3" w:rsidRPr="003B3000" w:rsidRDefault="008D764A">
      <w:pPr>
        <w:pStyle w:val="Heading2"/>
        <w:spacing w:before="0"/>
        <w:rPr>
          <w:rFonts w:ascii="Calibri" w:eastAsia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Overview</w:t>
      </w:r>
    </w:p>
    <w:p w14:paraId="32F05DA6" w14:textId="21E5A280" w:rsidR="004B3AA3" w:rsidRPr="003B3000" w:rsidRDefault="008D764A" w:rsidP="003B3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alibri" w:eastAsia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This proposal outlines the transition from a manual, document-centric moderation process to a digitized, automated workflow. By leveraging the Microsoft Power Platform, the institution can ensure higher accuracy in academic reporting, real-time tracking of moderation stages, and seamless compliance with quality council standards.</w:t>
      </w:r>
    </w:p>
    <w:p w14:paraId="4A4570B6" w14:textId="77777777" w:rsidR="004B3AA3" w:rsidRPr="003B3000" w:rsidRDefault="008D764A">
      <w:pPr>
        <w:pStyle w:val="Heading2"/>
        <w:spacing w:before="0"/>
        <w:rPr>
          <w:rFonts w:ascii="Calibri" w:eastAsia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Problem Statement</w:t>
      </w:r>
    </w:p>
    <w:p w14:paraId="6501D3ED" w14:textId="77777777" w:rsidR="004B3AA3" w:rsidRPr="003B3000" w:rsidRDefault="008D764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The current manual moderation cycle faces several operational bottlenecks:</w:t>
      </w:r>
    </w:p>
    <w:p w14:paraId="122C14D3" w14:textId="77777777" w:rsidR="004B3AA3" w:rsidRPr="003B3000" w:rsidRDefault="008D76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Calculation Latency: Academic metrics such as pass rates and performance averages are calculated manually, leading to potential data entry discrepancies.</w:t>
      </w:r>
    </w:p>
    <w:p w14:paraId="4027A171" w14:textId="77777777" w:rsidR="004B3AA3" w:rsidRPr="003B3000" w:rsidRDefault="008D76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Linear Workflow Delays: Routing physical or digital files between examiners and moderators often results in administrative gaps during critical assessment periods.</w:t>
      </w:r>
    </w:p>
    <w:p w14:paraId="4B694E22" w14:textId="77777777" w:rsidR="004B3AA3" w:rsidRPr="003B3000" w:rsidRDefault="008D76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Audit Fragmentation: Maintaining a secure, timestamped record of consensus between multiple stakeholders (Internal and External Moderators) is challenging with traditional file-sharing methods.</w:t>
      </w:r>
    </w:p>
    <w:p w14:paraId="21E73F47" w14:textId="77777777" w:rsidR="004B3AA3" w:rsidRPr="003B3000" w:rsidRDefault="008D76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Resource Inefficiency: Significant administrative time is spent on formatting reports rather than focusing on the qualitative aspects of academic review.</w:t>
      </w:r>
    </w:p>
    <w:p w14:paraId="3F7340DD" w14:textId="77777777" w:rsidR="004B3AA3" w:rsidRPr="003B3000" w:rsidRDefault="004B3AA3">
      <w:pPr>
        <w:pStyle w:val="Heading2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438C2F5C" w14:textId="77777777" w:rsidR="004B3AA3" w:rsidRPr="003B3000" w:rsidRDefault="008D764A">
      <w:pPr>
        <w:pStyle w:val="Heading2"/>
        <w:rPr>
          <w:rFonts w:ascii="Calibri" w:eastAsia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Proposed Solution Architecture</w:t>
      </w:r>
    </w:p>
    <w:p w14:paraId="7401A46D" w14:textId="73FD8F6F" w:rsidR="004B3AA3" w:rsidRPr="003B3000" w:rsidRDefault="008D764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 xml:space="preserve">The proposed solution is a custom-built </w:t>
      </w:r>
      <w:r w:rsidR="003B3000" w:rsidRPr="003B3000">
        <w:rPr>
          <w:rFonts w:ascii="Calibri" w:eastAsia="Calibri" w:hAnsi="Calibri" w:cs="Calibri"/>
          <w:sz w:val="24"/>
          <w:szCs w:val="24"/>
        </w:rPr>
        <w:t xml:space="preserve">MS </w:t>
      </w:r>
      <w:r w:rsidRPr="003B3000">
        <w:rPr>
          <w:rFonts w:ascii="Calibri" w:eastAsia="Calibri" w:hAnsi="Calibri" w:cs="Calibri"/>
          <w:sz w:val="24"/>
          <w:szCs w:val="24"/>
        </w:rPr>
        <w:t xml:space="preserve">Power App that integrates </w:t>
      </w:r>
      <w:r w:rsidR="003B3000" w:rsidRPr="003B3000">
        <w:rPr>
          <w:rFonts w:ascii="Calibri" w:eastAsia="Calibri" w:hAnsi="Calibri" w:cs="Calibri"/>
          <w:sz w:val="24"/>
          <w:szCs w:val="24"/>
        </w:rPr>
        <w:t xml:space="preserve">with </w:t>
      </w:r>
      <w:r w:rsidRPr="003B3000">
        <w:rPr>
          <w:rFonts w:ascii="Calibri" w:eastAsia="Calibri" w:hAnsi="Calibri" w:cs="Calibri"/>
          <w:sz w:val="24"/>
          <w:szCs w:val="24"/>
        </w:rPr>
        <w:t>data sources and automat</w:t>
      </w:r>
      <w:r w:rsidR="003B3000" w:rsidRPr="003B3000">
        <w:rPr>
          <w:rFonts w:ascii="Calibri" w:eastAsia="Calibri" w:hAnsi="Calibri" w:cs="Calibri"/>
          <w:sz w:val="24"/>
          <w:szCs w:val="24"/>
        </w:rPr>
        <w:t>es</w:t>
      </w:r>
      <w:r w:rsidRPr="003B3000">
        <w:rPr>
          <w:rFonts w:ascii="Calibri" w:eastAsia="Calibri" w:hAnsi="Calibri" w:cs="Calibri"/>
          <w:sz w:val="24"/>
          <w:szCs w:val="24"/>
        </w:rPr>
        <w:t xml:space="preserve"> the full assessment lifecycle.</w:t>
      </w:r>
    </w:p>
    <w:p w14:paraId="7E0DD8CA" w14:textId="4F5CFC04" w:rsidR="004B3AA3" w:rsidRPr="003B3000" w:rsidRDefault="008D764A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alibri" w:eastAsia="Calibri" w:hAnsi="Calibri" w:cs="Calibri"/>
          <w:i/>
          <w:iCs/>
          <w:sz w:val="24"/>
          <w:szCs w:val="24"/>
        </w:rPr>
      </w:pPr>
      <w:r w:rsidRPr="003B3000">
        <w:rPr>
          <w:rFonts w:ascii="Calibri" w:eastAsia="Calibri" w:hAnsi="Calibri" w:cs="Calibri"/>
          <w:i/>
          <w:iCs/>
          <w:sz w:val="24"/>
          <w:szCs w:val="24"/>
        </w:rPr>
        <w:t>Automated Data Integration: The system connects directly to standardi</w:t>
      </w:r>
      <w:r w:rsidR="003B3000" w:rsidRPr="003B3000">
        <w:rPr>
          <w:rFonts w:ascii="Calibri" w:eastAsia="Calibri" w:hAnsi="Calibri" w:cs="Calibri"/>
          <w:i/>
          <w:iCs/>
          <w:sz w:val="24"/>
          <w:szCs w:val="24"/>
        </w:rPr>
        <w:t>s</w:t>
      </w:r>
      <w:r w:rsidRPr="003B3000">
        <w:rPr>
          <w:rFonts w:ascii="Calibri" w:eastAsia="Calibri" w:hAnsi="Calibri" w:cs="Calibri"/>
          <w:i/>
          <w:iCs/>
          <w:sz w:val="24"/>
          <w:szCs w:val="24"/>
        </w:rPr>
        <w:t>ed result repositories. By selecting specific assessment columns (e.g., Test IDs), the app automatically populates all statistical requirements, eliminating manual transcription errors.</w:t>
      </w:r>
    </w:p>
    <w:p w14:paraId="7442AC80" w14:textId="77777777" w:rsidR="004B3AA3" w:rsidRPr="003B3000" w:rsidRDefault="004B3AA3">
      <w:pPr>
        <w:pStyle w:val="Heading2"/>
        <w:spacing w:before="0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3CE092BA" w14:textId="77777777" w:rsidR="004B3AA3" w:rsidRPr="003B3000" w:rsidRDefault="004B3AA3">
      <w:pPr>
        <w:pStyle w:val="Heading2"/>
        <w:spacing w:before="0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1338110C" w14:textId="77777777" w:rsidR="003B3000" w:rsidRPr="003B3000" w:rsidRDefault="003B3000" w:rsidP="003B3000">
      <w:pPr>
        <w:rPr>
          <w:rFonts w:ascii="Calibri" w:hAnsi="Calibri" w:cs="Calibri"/>
          <w:sz w:val="24"/>
          <w:szCs w:val="24"/>
        </w:rPr>
      </w:pPr>
    </w:p>
    <w:p w14:paraId="42DD0865" w14:textId="77777777" w:rsidR="003B3000" w:rsidRPr="003B3000" w:rsidRDefault="003B3000" w:rsidP="003B3000">
      <w:pPr>
        <w:rPr>
          <w:rFonts w:ascii="Calibri" w:hAnsi="Calibri" w:cs="Calibri"/>
          <w:sz w:val="24"/>
          <w:szCs w:val="24"/>
        </w:rPr>
      </w:pPr>
    </w:p>
    <w:p w14:paraId="41638FDF" w14:textId="77777777" w:rsidR="003B3000" w:rsidRPr="003B3000" w:rsidRDefault="003B3000" w:rsidP="003B3000">
      <w:pPr>
        <w:rPr>
          <w:rFonts w:ascii="Calibri" w:hAnsi="Calibri" w:cs="Calibri"/>
          <w:sz w:val="24"/>
          <w:szCs w:val="24"/>
        </w:rPr>
      </w:pPr>
    </w:p>
    <w:p w14:paraId="6381A477" w14:textId="77777777" w:rsidR="003B3000" w:rsidRPr="003B3000" w:rsidRDefault="003B3000" w:rsidP="003B3000">
      <w:pPr>
        <w:rPr>
          <w:rFonts w:ascii="Calibri" w:hAnsi="Calibri" w:cs="Calibri"/>
          <w:sz w:val="24"/>
          <w:szCs w:val="24"/>
        </w:rPr>
      </w:pPr>
    </w:p>
    <w:p w14:paraId="3B14A146" w14:textId="77777777" w:rsidR="003B3000" w:rsidRPr="003B3000" w:rsidRDefault="003B3000" w:rsidP="003B3000">
      <w:pPr>
        <w:rPr>
          <w:rFonts w:ascii="Calibri" w:hAnsi="Calibri" w:cs="Calibri"/>
          <w:sz w:val="24"/>
          <w:szCs w:val="24"/>
        </w:rPr>
      </w:pPr>
    </w:p>
    <w:p w14:paraId="25C1F5CB" w14:textId="77777777" w:rsidR="003B3000" w:rsidRPr="003B3000" w:rsidRDefault="003B3000" w:rsidP="003B3000">
      <w:pPr>
        <w:rPr>
          <w:rFonts w:ascii="Calibri" w:hAnsi="Calibri" w:cs="Calibri"/>
          <w:sz w:val="24"/>
          <w:szCs w:val="24"/>
        </w:rPr>
      </w:pPr>
    </w:p>
    <w:p w14:paraId="056F5AC2" w14:textId="77777777" w:rsidR="003B3000" w:rsidRPr="003B3000" w:rsidRDefault="003B3000" w:rsidP="003B3000">
      <w:pPr>
        <w:rPr>
          <w:rFonts w:ascii="Calibri" w:hAnsi="Calibri" w:cs="Calibri"/>
          <w:sz w:val="24"/>
          <w:szCs w:val="24"/>
        </w:rPr>
      </w:pPr>
    </w:p>
    <w:p w14:paraId="0E69B686" w14:textId="77777777" w:rsidR="004B3AA3" w:rsidRPr="003B3000" w:rsidRDefault="008D764A">
      <w:pPr>
        <w:pStyle w:val="Heading2"/>
        <w:spacing w:before="0"/>
        <w:rPr>
          <w:rFonts w:ascii="Calibri" w:eastAsia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lastRenderedPageBreak/>
        <w:t>High-Level Workflow Logic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B3AA3" w:rsidRPr="003B3000" w14:paraId="77DB62F3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8BFB10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WORKFLOW PHASE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2B5A1E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STAKEHOLDER ROLE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2D31C7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FUNCTIONAL ACTION</w:t>
            </w:r>
          </w:p>
        </w:tc>
      </w:tr>
      <w:tr w:rsidR="004B3AA3" w:rsidRPr="003B3000" w14:paraId="53B06EC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70054F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Phase 1: Pre-Moderation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8869DD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Examiner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5205AC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Submission of assessment tasks and memoranda for review.</w:t>
            </w:r>
          </w:p>
        </w:tc>
      </w:tr>
      <w:tr w:rsidR="004B3AA3" w:rsidRPr="003B3000" w14:paraId="2000CC2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96AA3A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Gate 1: Pre-Approval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0D360E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commentRangeStart w:id="0"/>
            <w:r w:rsidRPr="003B3000">
              <w:rPr>
                <w:rFonts w:ascii="Calibri" w:eastAsia="Calibri" w:hAnsi="Calibri" w:cs="Calibri"/>
                <w:sz w:val="24"/>
                <w:szCs w:val="24"/>
              </w:rPr>
              <w:t>Moderator</w:t>
            </w:r>
            <w:commentRangeEnd w:id="0"/>
            <w:r w:rsidR="00253D08" w:rsidRPr="003B3000">
              <w:rPr>
                <w:rStyle w:val="CommentReference"/>
                <w:rFonts w:ascii="Calibri" w:eastAsia="Calibri" w:hAnsi="Calibri" w:cs="Calibri"/>
                <w:sz w:val="24"/>
                <w:szCs w:val="24"/>
              </w:rPr>
              <w:commentReference w:id="0"/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DF9FC2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Digital review of task alignment with level descriptors and sign-off.</w:t>
            </w:r>
          </w:p>
        </w:tc>
      </w:tr>
      <w:tr w:rsidR="00253D08" w:rsidRPr="003B3000" w14:paraId="2D8EBEF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C4DAD3" w14:textId="39F66534" w:rsidR="00253D08" w:rsidRPr="003B3000" w:rsidRDefault="00253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ins w:id="1" w:author="Ryan Matthews" w:date="2026-05-07T09:41:00Z" w16du:dateUtc="2026-05-07T07:41:00Z">
              <w:r>
                <w:rPr>
                  <w:rFonts w:ascii="Calibri" w:eastAsia="Calibri" w:hAnsi="Calibri" w:cs="Calibri"/>
                  <w:sz w:val="24"/>
                  <w:szCs w:val="24"/>
                </w:rPr>
                <w:t>Would this be gate 2?</w:t>
              </w:r>
            </w:ins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0B9A9C" w14:textId="5552ACE7" w:rsidR="00253D08" w:rsidRPr="003B3000" w:rsidRDefault="00253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external </w:t>
            </w:r>
            <w:commentRangeStart w:id="2"/>
            <w:commentRangeStart w:id="3"/>
            <w:r>
              <w:rPr>
                <w:rFonts w:ascii="Calibri" w:eastAsia="Calibri" w:hAnsi="Calibri" w:cs="Calibri"/>
                <w:sz w:val="24"/>
                <w:szCs w:val="24"/>
              </w:rPr>
              <w:t>moderator</w:t>
            </w:r>
            <w:commentRangeEnd w:id="2"/>
            <w:r w:rsidRPr="003B3000">
              <w:rPr>
                <w:rStyle w:val="CommentReference"/>
                <w:rFonts w:ascii="Calibri" w:eastAsia="Calibri" w:hAnsi="Calibri" w:cs="Calibri"/>
                <w:sz w:val="24"/>
                <w:szCs w:val="24"/>
              </w:rPr>
              <w:commentReference w:id="2"/>
            </w:r>
            <w:commentRangeEnd w:id="3"/>
            <w:r w:rsidRPr="003B3000">
              <w:rPr>
                <w:rStyle w:val="CommentReference"/>
                <w:rFonts w:ascii="Calibri" w:eastAsia="Calibri" w:hAnsi="Calibri" w:cs="Calibri"/>
                <w:sz w:val="24"/>
                <w:szCs w:val="24"/>
              </w:rPr>
              <w:commentReference w:id="3"/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3710DC" w14:textId="77777777" w:rsidR="00253D08" w:rsidRPr="003B3000" w:rsidRDefault="00253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B3AA3" w:rsidRPr="003B3000" w14:paraId="29F0EBE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A5364E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Phase 2: Post-Moderation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214061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Examiner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AF8E3F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Selection of student data; automated harvesting of performance metrics.</w:t>
            </w:r>
          </w:p>
        </w:tc>
      </w:tr>
      <w:tr w:rsidR="004B3AA3" w:rsidRPr="003B3000" w14:paraId="0843F68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965DFA" w14:textId="74C681BE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Gate 2: Final Consensus</w:t>
            </w:r>
            <w:ins w:id="4" w:author="Ryan Matthews" w:date="2026-05-07T09:41:00Z" w16du:dateUtc="2026-05-07T07:41:00Z">
              <w:r w:rsidR="00253D08">
                <w:rPr>
                  <w:rFonts w:ascii="Calibri" w:eastAsia="Calibri" w:hAnsi="Calibri" w:cs="Calibri"/>
                  <w:sz w:val="24"/>
                  <w:szCs w:val="24"/>
                </w:rPr>
                <w:t xml:space="preserve"> (gate 3?)</w:t>
              </w:r>
            </w:ins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9FF2A0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commentRangeStart w:id="5"/>
            <w:r w:rsidRPr="003B3000">
              <w:rPr>
                <w:rFonts w:ascii="Calibri" w:eastAsia="Calibri" w:hAnsi="Calibri" w:cs="Calibri"/>
                <w:sz w:val="24"/>
                <w:szCs w:val="24"/>
              </w:rPr>
              <w:t>Moderator</w:t>
            </w:r>
            <w:commentRangeEnd w:id="5"/>
            <w:r w:rsidR="00253D08" w:rsidRPr="003B3000">
              <w:rPr>
                <w:rStyle w:val="CommentReference"/>
                <w:rFonts w:ascii="Calibri" w:eastAsia="Calibri" w:hAnsi="Calibri" w:cs="Calibri"/>
                <w:sz w:val="24"/>
                <w:szCs w:val="24"/>
              </w:rPr>
              <w:commentReference w:id="5"/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2B9D72" w14:textId="77777777" w:rsidR="004B3AA3" w:rsidRPr="003B3000" w:rsidRDefault="008D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r w:rsidRPr="003B3000">
              <w:rPr>
                <w:rFonts w:ascii="Calibri" w:eastAsia="Calibri" w:hAnsi="Calibri" w:cs="Calibri"/>
                <w:sz w:val="24"/>
                <w:szCs w:val="24"/>
              </w:rPr>
              <w:t>Review of marked samples and validation of calculated results.</w:t>
            </w:r>
          </w:p>
        </w:tc>
      </w:tr>
      <w:tr w:rsidR="00253D08" w:rsidRPr="003B3000" w14:paraId="75403A2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9FF433" w14:textId="196952CE" w:rsidR="00253D08" w:rsidRPr="003B3000" w:rsidRDefault="00253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ins w:id="6" w:author="Ryan Matthews" w:date="2026-05-07T09:42:00Z" w16du:dateUtc="2026-05-07T07:42:00Z">
              <w:r>
                <w:rPr>
                  <w:rFonts w:ascii="Calibri" w:eastAsia="Calibri" w:hAnsi="Calibri" w:cs="Calibri"/>
                  <w:sz w:val="24"/>
                  <w:szCs w:val="24"/>
                </w:rPr>
                <w:t xml:space="preserve">Gate 4? </w:t>
              </w:r>
            </w:ins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684A75" w14:textId="408B9E1F" w:rsidR="00253D08" w:rsidRPr="003B3000" w:rsidRDefault="00253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  <w:ins w:id="7" w:author="Ryan Matthews" w:date="2026-05-07T09:42:00Z" w16du:dateUtc="2026-05-07T07:42:00Z">
              <w:r>
                <w:rPr>
                  <w:rFonts w:ascii="Calibri" w:eastAsia="Calibri" w:hAnsi="Calibri" w:cs="Calibri"/>
                  <w:sz w:val="24"/>
                  <w:szCs w:val="24"/>
                </w:rPr>
                <w:t>External moderator?</w:t>
              </w:r>
            </w:ins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FD1CA1" w14:textId="77777777" w:rsidR="00253D08" w:rsidRPr="003B3000" w:rsidRDefault="00253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32558A43" w14:textId="77777777" w:rsidR="004B3AA3" w:rsidRPr="003B3000" w:rsidRDefault="004B3AA3">
      <w:pPr>
        <w:pStyle w:val="Heading2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16A5F16D" w14:textId="77777777" w:rsidR="004B3AA3" w:rsidRPr="003B3000" w:rsidRDefault="008D764A">
      <w:pPr>
        <w:pStyle w:val="Heading2"/>
        <w:rPr>
          <w:rFonts w:ascii="Calibri" w:eastAsia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Technical Components</w:t>
      </w:r>
    </w:p>
    <w:p w14:paraId="772BA834" w14:textId="3063ED9F" w:rsidR="004B3AA3" w:rsidRPr="00253D08" w:rsidRDefault="008D76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ns w:id="8" w:author="Ryan Matthews" w:date="2026-05-07T09:43:00Z" w16du:dateUtc="2026-05-07T07:43:00Z"/>
          <w:rFonts w:ascii="Calibri" w:hAnsi="Calibri" w:cs="Calibri"/>
          <w:sz w:val="24"/>
          <w:szCs w:val="24"/>
          <w:rPrChange w:id="9" w:author="Ryan Matthews" w:date="2026-05-07T09:43:00Z" w16du:dateUtc="2026-05-07T07:43:00Z">
            <w:rPr>
              <w:ins w:id="10" w:author="Ryan Matthews" w:date="2026-05-07T09:43:00Z" w16du:dateUtc="2026-05-07T07:43:00Z"/>
              <w:rFonts w:ascii="Calibri" w:eastAsia="Calibri" w:hAnsi="Calibri" w:cs="Calibri"/>
              <w:sz w:val="24"/>
              <w:szCs w:val="24"/>
            </w:rPr>
          </w:rPrChange>
        </w:rPr>
      </w:pPr>
      <w:r w:rsidRPr="003B3000">
        <w:rPr>
          <w:rFonts w:ascii="Calibri" w:eastAsia="Calibri" w:hAnsi="Calibri" w:cs="Calibri"/>
          <w:sz w:val="24"/>
          <w:szCs w:val="24"/>
        </w:rPr>
        <w:t>Power Apps: Provides the interface for data entry and signature capture.</w:t>
      </w:r>
      <w:ins w:id="11" w:author="Ryan Matthews" w:date="2026-05-07T09:43:00Z" w16du:dateUtc="2026-05-07T07:43:00Z">
        <w:r w:rsidR="00253D08">
          <w:rPr>
            <w:rFonts w:ascii="Calibri" w:eastAsia="Calibri" w:hAnsi="Calibri" w:cs="Calibri"/>
            <w:sz w:val="24"/>
            <w:szCs w:val="24"/>
          </w:rPr>
          <w:t>(digital forms and user interface)</w:t>
        </w:r>
      </w:ins>
    </w:p>
    <w:p w14:paraId="26A1F7DE" w14:textId="7927C8EC" w:rsidR="00253D08" w:rsidRPr="003B3000" w:rsidRDefault="00253D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4"/>
          <w:szCs w:val="24"/>
        </w:rPr>
      </w:pPr>
      <w:ins w:id="12" w:author="Ryan Matthews" w:date="2026-05-07T09:43:00Z" w16du:dateUtc="2026-05-07T07:43:00Z">
        <w:r>
          <w:rPr>
            <w:rFonts w:ascii="Calibri" w:eastAsia="Calibri" w:hAnsi="Calibri" w:cs="Calibri"/>
            <w:sz w:val="24"/>
            <w:szCs w:val="24"/>
          </w:rPr>
          <w:t>Approvals:</w:t>
        </w:r>
        <w:r>
          <w:rPr>
            <w:rFonts w:ascii="Calibri" w:hAnsi="Calibri" w:cs="Calibri"/>
            <w:sz w:val="24"/>
            <w:szCs w:val="24"/>
          </w:rPr>
          <w:t xml:space="preserve"> signatures?</w:t>
        </w:r>
      </w:ins>
    </w:p>
    <w:p w14:paraId="60E0C947" w14:textId="6C99C350" w:rsidR="004B3AA3" w:rsidRPr="003B3000" w:rsidRDefault="008D76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Power Automate: Handles notification routing and PDF generation.</w:t>
      </w:r>
      <w:ins w:id="13" w:author="Ryan Matthews" w:date="2026-05-07T09:42:00Z" w16du:dateUtc="2026-05-07T07:42:00Z">
        <w:r w:rsidR="00253D08">
          <w:rPr>
            <w:rFonts w:ascii="Calibri" w:eastAsia="Calibri" w:hAnsi="Calibri" w:cs="Calibri"/>
            <w:sz w:val="24"/>
            <w:szCs w:val="24"/>
          </w:rPr>
          <w:t xml:space="preserve"> (workflow engine)</w:t>
        </w:r>
      </w:ins>
    </w:p>
    <w:p w14:paraId="2A968255" w14:textId="77777777" w:rsidR="004B3AA3" w:rsidRPr="003B3000" w:rsidRDefault="008D76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 xml:space="preserve">Excel </w:t>
      </w:r>
      <w:commentRangeStart w:id="14"/>
      <w:r w:rsidRPr="003B3000">
        <w:rPr>
          <w:rFonts w:ascii="Calibri" w:eastAsia="Calibri" w:hAnsi="Calibri" w:cs="Calibri"/>
          <w:sz w:val="24"/>
          <w:szCs w:val="24"/>
        </w:rPr>
        <w:t>Online</w:t>
      </w:r>
      <w:commentRangeEnd w:id="14"/>
      <w:r w:rsidR="00253D08" w:rsidRPr="003B3000">
        <w:rPr>
          <w:rStyle w:val="CommentReference"/>
          <w:rFonts w:ascii="Calibri" w:eastAsia="Calibri" w:hAnsi="Calibri" w:cs="Calibri"/>
          <w:sz w:val="24"/>
          <w:szCs w:val="24"/>
        </w:rPr>
        <w:commentReference w:id="14"/>
      </w:r>
      <w:r w:rsidRPr="003B3000">
        <w:rPr>
          <w:rFonts w:ascii="Calibri" w:eastAsia="Calibri" w:hAnsi="Calibri" w:cs="Calibri"/>
          <w:sz w:val="24"/>
          <w:szCs w:val="24"/>
        </w:rPr>
        <w:t>: Acts as the secure data source for student marks.</w:t>
      </w:r>
    </w:p>
    <w:p w14:paraId="4C371082" w14:textId="5C47FE2B" w:rsidR="004B3AA3" w:rsidRPr="003B3000" w:rsidRDefault="008D764A" w:rsidP="003B3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 xml:space="preserve">SharePoint: Centralized repository for finalized compliance </w:t>
      </w:r>
      <w:commentRangeStart w:id="15"/>
      <w:r w:rsidRPr="003B3000">
        <w:rPr>
          <w:rFonts w:ascii="Calibri" w:eastAsia="Calibri" w:hAnsi="Calibri" w:cs="Calibri"/>
          <w:sz w:val="24"/>
          <w:szCs w:val="24"/>
        </w:rPr>
        <w:t>documentation</w:t>
      </w:r>
      <w:commentRangeEnd w:id="15"/>
      <w:r w:rsidR="00253D08" w:rsidRPr="003B3000">
        <w:rPr>
          <w:rStyle w:val="CommentReference"/>
          <w:rFonts w:ascii="Calibri" w:eastAsia="Calibri" w:hAnsi="Calibri" w:cs="Calibri"/>
          <w:sz w:val="24"/>
          <w:szCs w:val="24"/>
        </w:rPr>
        <w:commentReference w:id="15"/>
      </w:r>
      <w:r w:rsidRPr="003B3000">
        <w:rPr>
          <w:rFonts w:ascii="Calibri" w:eastAsia="Calibri" w:hAnsi="Calibri" w:cs="Calibri"/>
          <w:sz w:val="24"/>
          <w:szCs w:val="24"/>
        </w:rPr>
        <w:t>.</w:t>
      </w:r>
    </w:p>
    <w:p w14:paraId="77811806" w14:textId="77777777" w:rsidR="004B3AA3" w:rsidRPr="003B3000" w:rsidRDefault="008D764A">
      <w:pPr>
        <w:pStyle w:val="Heading2"/>
        <w:rPr>
          <w:rFonts w:ascii="Calibri" w:eastAsia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Project Benefits</w:t>
      </w:r>
    </w:p>
    <w:p w14:paraId="2E83A55A" w14:textId="77777777" w:rsidR="004B3AA3" w:rsidRPr="003B3000" w:rsidRDefault="008D76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lastRenderedPageBreak/>
        <w:t>Data Integrity: Automated calculations ensure that pass rates and averages are consistently accurate.</w:t>
      </w:r>
    </w:p>
    <w:p w14:paraId="0B6B3B40" w14:textId="77777777" w:rsidR="004B3AA3" w:rsidRPr="003B3000" w:rsidRDefault="008D76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Efficiency: Instant notifications reduce the "wait time" between examiner submission and moderator review.</w:t>
      </w:r>
    </w:p>
    <w:p w14:paraId="2BCCB9A7" w14:textId="77777777" w:rsidR="004B3AA3" w:rsidRPr="003B3000" w:rsidRDefault="008D76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Security: All signatures are timestamped and linked to the authenticated user's profile.</w:t>
      </w:r>
    </w:p>
    <w:p w14:paraId="67FB065F" w14:textId="77777777" w:rsidR="004B3AA3" w:rsidRPr="003B3000" w:rsidRDefault="008D76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4"/>
          <w:szCs w:val="24"/>
        </w:rPr>
      </w:pPr>
      <w:r w:rsidRPr="003B3000">
        <w:rPr>
          <w:rFonts w:ascii="Calibri" w:eastAsia="Calibri" w:hAnsi="Calibri" w:cs="Calibri"/>
          <w:sz w:val="24"/>
          <w:szCs w:val="24"/>
        </w:rPr>
        <w:t>Accessibility: Management can monitor moderation status across multiple subjects from a single dashboard.</w:t>
      </w:r>
    </w:p>
    <w:p w14:paraId="6FD8794A" w14:textId="77777777" w:rsidR="003B3000" w:rsidRPr="003B3000" w:rsidRDefault="003B3000" w:rsidP="003B3000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Calibri" w:eastAsia="Calibri" w:hAnsi="Calibri" w:cs="Calibri"/>
          <w:sz w:val="24"/>
          <w:szCs w:val="24"/>
        </w:rPr>
      </w:pPr>
    </w:p>
    <w:p w14:paraId="42331019" w14:textId="77777777" w:rsidR="003B3000" w:rsidRPr="003B3000" w:rsidRDefault="003B3000" w:rsidP="003B3000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Calibri" w:eastAsia="Calibri" w:hAnsi="Calibri" w:cs="Calibri"/>
          <w:sz w:val="24"/>
          <w:szCs w:val="24"/>
        </w:rPr>
      </w:pPr>
    </w:p>
    <w:p w14:paraId="68DB7735" w14:textId="6E38A745" w:rsidR="003B3000" w:rsidRPr="003B3000" w:rsidRDefault="003B3000" w:rsidP="003B3000">
      <w:pPr>
        <w:pStyle w:val="NormalWeb"/>
        <w:spacing w:before="0" w:beforeAutospacing="0"/>
        <w:rPr>
          <w:rFonts w:ascii="Calibri" w:hAnsi="Calibri" w:cs="Calibri"/>
          <w:b/>
          <w:bCs/>
          <w:color w:val="000000"/>
        </w:rPr>
      </w:pPr>
      <w:r w:rsidRPr="003B3000">
        <w:rPr>
          <w:rFonts w:ascii="Calibri" w:hAnsi="Calibri" w:cs="Calibri"/>
          <w:b/>
          <w:bCs/>
          <w:color w:val="000000"/>
        </w:rPr>
        <w:t>Detailed workflow logic defines the step-by-step technical and operational progression</w:t>
      </w:r>
    </w:p>
    <w:p w14:paraId="46792C62" w14:textId="77777777" w:rsidR="003B3000" w:rsidRPr="003B3000" w:rsidRDefault="003B3000" w:rsidP="003B3000">
      <w:pPr>
        <w:pStyle w:val="Heading3"/>
        <w:spacing w:before="0"/>
        <w:rPr>
          <w:rFonts w:ascii="Calibri" w:hAnsi="Calibri" w:cs="Calibri"/>
          <w:color w:val="000000"/>
          <w:sz w:val="24"/>
          <w:szCs w:val="24"/>
        </w:rPr>
      </w:pPr>
      <w:r w:rsidRPr="003B3000">
        <w:rPr>
          <w:rFonts w:ascii="Calibri" w:hAnsi="Calibri" w:cs="Calibri"/>
          <w:color w:val="000000"/>
          <w:sz w:val="24"/>
          <w:szCs w:val="24"/>
        </w:rPr>
        <w:t>Phase 1: Pre-Assessment (The Setup)</w:t>
      </w:r>
    </w:p>
    <w:p w14:paraId="31A8764E" w14:textId="5B5AB0B1" w:rsidR="003B3000" w:rsidRPr="003B3000" w:rsidRDefault="003B3000" w:rsidP="003B3000">
      <w:pPr>
        <w:pStyle w:val="NormalWeb"/>
        <w:numPr>
          <w:ilvl w:val="0"/>
          <w:numId w:val="4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Initiation: The Examiner launches the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 xml:space="preserve">Power </w:t>
      </w:r>
      <w:commentRangeStart w:id="16"/>
      <w:r w:rsidRPr="003B3000">
        <w:rPr>
          <w:rFonts w:ascii="Calibri" w:hAnsi="Calibri" w:cs="Calibri"/>
          <w:color w:val="000000"/>
        </w:rPr>
        <w:t>App</w:t>
      </w:r>
      <w:commentRangeEnd w:id="16"/>
      <w:r w:rsidR="00BA32BF" w:rsidRPr="003B3000">
        <w:rPr>
          <w:rStyle w:val="CommentReference"/>
          <w:rFonts w:ascii="Calibri" w:hAnsi="Calibri" w:cs="Calibri"/>
          <w:color w:val="000000"/>
          <w:sz w:val="24"/>
          <w:szCs w:val="24"/>
        </w:rPr>
        <w:commentReference w:id="16"/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and selects the relevant Subject Code and Assessment Number.</w:t>
      </w:r>
    </w:p>
    <w:p w14:paraId="26CF6BD9" w14:textId="77777777" w:rsidR="003B3000" w:rsidRPr="003B3000" w:rsidRDefault="003B3000" w:rsidP="003B3000">
      <w:pPr>
        <w:pStyle w:val="NormalWeb"/>
        <w:numPr>
          <w:ilvl w:val="0"/>
          <w:numId w:val="4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Section 1 Entry: The Examiner completes the "Types of Questions" table, assigning weightings and evaluating alignment with HEQF levels.</w:t>
      </w:r>
    </w:p>
    <w:p w14:paraId="7E6931AE" w14:textId="77777777" w:rsidR="003B3000" w:rsidRPr="003B3000" w:rsidRDefault="003B3000" w:rsidP="003B3000">
      <w:pPr>
        <w:pStyle w:val="NormalWeb"/>
        <w:numPr>
          <w:ilvl w:val="0"/>
          <w:numId w:val="4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Document Linkage: The Examiner uploads or links the draft assessment paper and memorandum from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commentRangeStart w:id="17"/>
      <w:r w:rsidRPr="003B3000">
        <w:rPr>
          <w:rFonts w:ascii="Calibri" w:hAnsi="Calibri" w:cs="Calibri"/>
          <w:color w:val="000000"/>
        </w:rPr>
        <w:t>SharePoint</w:t>
      </w:r>
      <w:commentRangeEnd w:id="17"/>
      <w:r w:rsidR="00BA32BF" w:rsidRPr="003B3000">
        <w:rPr>
          <w:rStyle w:val="CommentReference"/>
          <w:rFonts w:ascii="Calibri" w:hAnsi="Calibri" w:cs="Calibri"/>
          <w:color w:val="000000"/>
          <w:sz w:val="24"/>
          <w:szCs w:val="24"/>
        </w:rPr>
        <w:commentReference w:id="17"/>
      </w:r>
      <w:r w:rsidRPr="003B3000">
        <w:rPr>
          <w:rFonts w:ascii="Calibri" w:hAnsi="Calibri" w:cs="Calibri"/>
          <w:color w:val="000000"/>
        </w:rPr>
        <w:t>.</w:t>
      </w:r>
    </w:p>
    <w:p w14:paraId="24A3D5DA" w14:textId="42FB831F" w:rsidR="003B3000" w:rsidRPr="003B3000" w:rsidRDefault="003B3000" w:rsidP="003B3000">
      <w:pPr>
        <w:pStyle w:val="NormalWeb"/>
        <w:numPr>
          <w:ilvl w:val="0"/>
          <w:numId w:val="4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Submission: Upon signing via the digital Pen Input, the Examiner triggers a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Power Automate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flow.</w:t>
      </w:r>
    </w:p>
    <w:p w14:paraId="3C4FC66A" w14:textId="2FAFF43C" w:rsidR="003B3000" w:rsidRPr="003B3000" w:rsidRDefault="003B3000" w:rsidP="003B3000">
      <w:pPr>
        <w:pStyle w:val="NormalWeb"/>
        <w:numPr>
          <w:ilvl w:val="0"/>
          <w:numId w:val="4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Status Change: The record status has been updated to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Style w:val="HTMLCode"/>
          <w:rFonts w:ascii="Calibri" w:hAnsi="Calibri" w:cs="Calibri"/>
          <w:color w:val="000000"/>
          <w:sz w:val="24"/>
          <w:szCs w:val="24"/>
        </w:rPr>
        <w:t>Pending Pre-Moderation Review</w:t>
      </w:r>
      <w:r w:rsidRPr="003B3000">
        <w:rPr>
          <w:rFonts w:ascii="Calibri" w:hAnsi="Calibri" w:cs="Calibri"/>
          <w:color w:val="000000"/>
        </w:rPr>
        <w:t>.</w:t>
      </w:r>
    </w:p>
    <w:p w14:paraId="5B7BAF84" w14:textId="7CBF8C52" w:rsidR="003B3000" w:rsidRPr="003B3000" w:rsidRDefault="003B3000" w:rsidP="003B3000">
      <w:pPr>
        <w:rPr>
          <w:rFonts w:ascii="Calibri" w:hAnsi="Calibri" w:cs="Calibri"/>
          <w:color w:val="000000"/>
          <w:sz w:val="24"/>
          <w:szCs w:val="24"/>
        </w:rPr>
      </w:pPr>
    </w:p>
    <w:p w14:paraId="33094115" w14:textId="77777777" w:rsidR="003B3000" w:rsidRPr="003B3000" w:rsidRDefault="003B3000" w:rsidP="003B3000">
      <w:pPr>
        <w:pStyle w:val="Heading3"/>
        <w:spacing w:before="0"/>
        <w:rPr>
          <w:rFonts w:ascii="Calibri" w:hAnsi="Calibri" w:cs="Calibri"/>
          <w:color w:val="000000"/>
          <w:sz w:val="24"/>
          <w:szCs w:val="24"/>
        </w:rPr>
      </w:pPr>
      <w:r w:rsidRPr="003B3000">
        <w:rPr>
          <w:rFonts w:ascii="Calibri" w:hAnsi="Calibri" w:cs="Calibri"/>
          <w:color w:val="000000"/>
          <w:sz w:val="24"/>
          <w:szCs w:val="24"/>
        </w:rPr>
        <w:t>Phase 2: Internal Moderator Pre-Review (Gate 1)</w:t>
      </w:r>
    </w:p>
    <w:p w14:paraId="05128C36" w14:textId="73D5102F" w:rsidR="003B3000" w:rsidRPr="003B3000" w:rsidRDefault="003B3000" w:rsidP="003B3000">
      <w:pPr>
        <w:pStyle w:val="NormalWeb"/>
        <w:numPr>
          <w:ilvl w:val="0"/>
          <w:numId w:val="5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Notification: The Internal Moderator receives an automated email/Teams notification with a direct link to the record.</w:t>
      </w:r>
    </w:p>
    <w:p w14:paraId="3399B555" w14:textId="77777777" w:rsidR="003B3000" w:rsidRPr="003B3000" w:rsidRDefault="003B3000" w:rsidP="003B3000">
      <w:pPr>
        <w:pStyle w:val="NormalWeb"/>
        <w:numPr>
          <w:ilvl w:val="0"/>
          <w:numId w:val="5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Verification: The Moderator reviews the assessment paper within the app's integrated document viewer.</w:t>
      </w:r>
    </w:p>
    <w:p w14:paraId="2ACE3CD2" w14:textId="77777777" w:rsidR="003B3000" w:rsidRPr="003B3000" w:rsidRDefault="003B3000" w:rsidP="003B3000">
      <w:pPr>
        <w:pStyle w:val="NormalWeb"/>
        <w:numPr>
          <w:ilvl w:val="0"/>
          <w:numId w:val="5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Review Decision:</w:t>
      </w:r>
    </w:p>
    <w:p w14:paraId="45000DF2" w14:textId="77777777" w:rsidR="003B3000" w:rsidRPr="003B3000" w:rsidRDefault="003B3000" w:rsidP="003B3000">
      <w:pPr>
        <w:pStyle w:val="NormalWeb"/>
        <w:numPr>
          <w:ilvl w:val="1"/>
          <w:numId w:val="5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Approve: The Moderator checks the "Consensus Reached" box and provides a digital signature.</w:t>
      </w:r>
    </w:p>
    <w:p w14:paraId="2E23C599" w14:textId="29FF5778" w:rsidR="003B3000" w:rsidRPr="003B3000" w:rsidRDefault="003B3000" w:rsidP="003B3000">
      <w:pPr>
        <w:pStyle w:val="NormalWeb"/>
        <w:numPr>
          <w:ilvl w:val="1"/>
          <w:numId w:val="5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The Moderator adds comments in the "Comments" section and then clicks the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 xml:space="preserve">"Request </w:t>
      </w:r>
      <w:commentRangeStart w:id="18"/>
      <w:r w:rsidRPr="003B3000">
        <w:rPr>
          <w:rFonts w:ascii="Calibri" w:hAnsi="Calibri" w:cs="Calibri"/>
          <w:color w:val="000000"/>
        </w:rPr>
        <w:t>Revision</w:t>
      </w:r>
      <w:commentRangeEnd w:id="18"/>
      <w:r w:rsidR="00FF2966" w:rsidRPr="003B3000">
        <w:rPr>
          <w:rStyle w:val="CommentReference"/>
          <w:rFonts w:ascii="Calibri" w:hAnsi="Calibri" w:cs="Calibri"/>
          <w:color w:val="000000"/>
          <w:sz w:val="24"/>
          <w:szCs w:val="24"/>
        </w:rPr>
        <w:commentReference w:id="18"/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" button.</w:t>
      </w:r>
    </w:p>
    <w:p w14:paraId="2D603967" w14:textId="1494F314" w:rsidR="003B3000" w:rsidRPr="003B3000" w:rsidRDefault="003B3000" w:rsidP="003B3000">
      <w:pPr>
        <w:pStyle w:val="NormalWeb"/>
        <w:numPr>
          <w:ilvl w:val="0"/>
          <w:numId w:val="5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 xml:space="preserve">Status </w:t>
      </w:r>
      <w:commentRangeStart w:id="19"/>
      <w:r w:rsidRPr="003B3000">
        <w:rPr>
          <w:rFonts w:ascii="Calibri" w:hAnsi="Calibri" w:cs="Calibri"/>
          <w:color w:val="000000"/>
        </w:rPr>
        <w:t>Change</w:t>
      </w:r>
      <w:commentRangeEnd w:id="19"/>
      <w:r w:rsidR="00BA32BF" w:rsidRPr="003B3000">
        <w:rPr>
          <w:rStyle w:val="CommentReference"/>
          <w:rFonts w:ascii="Calibri" w:hAnsi="Calibri" w:cs="Calibri"/>
          <w:color w:val="000000"/>
          <w:sz w:val="24"/>
          <w:szCs w:val="24"/>
        </w:rPr>
        <w:commentReference w:id="19"/>
      </w:r>
      <w:r w:rsidRPr="003B3000">
        <w:rPr>
          <w:rFonts w:ascii="Calibri" w:hAnsi="Calibri" w:cs="Calibri"/>
          <w:color w:val="000000"/>
        </w:rPr>
        <w:t>: If approved, the status will be updated to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Style w:val="HTMLCode"/>
          <w:rFonts w:ascii="Calibri" w:hAnsi="Calibri" w:cs="Calibri"/>
          <w:color w:val="000000"/>
          <w:sz w:val="24"/>
          <w:szCs w:val="24"/>
        </w:rPr>
        <w:t>Ready for Post-Moderation</w:t>
      </w:r>
      <w:r w:rsidRPr="003B3000">
        <w:rPr>
          <w:rFonts w:ascii="Calibri" w:hAnsi="Calibri" w:cs="Calibri"/>
          <w:color w:val="000000"/>
        </w:rPr>
        <w:t>.</w:t>
      </w:r>
    </w:p>
    <w:p w14:paraId="5F86EE72" w14:textId="7953E0D7" w:rsidR="003B3000" w:rsidRPr="003B3000" w:rsidRDefault="003B3000" w:rsidP="003B3000">
      <w:pPr>
        <w:rPr>
          <w:rFonts w:ascii="Calibri" w:hAnsi="Calibri" w:cs="Calibri"/>
          <w:color w:val="000000"/>
          <w:sz w:val="24"/>
          <w:szCs w:val="24"/>
        </w:rPr>
      </w:pPr>
    </w:p>
    <w:p w14:paraId="567676EF" w14:textId="77777777" w:rsidR="003B3000" w:rsidRPr="003B3000" w:rsidRDefault="003B3000" w:rsidP="003B3000">
      <w:pPr>
        <w:pStyle w:val="Heading3"/>
        <w:spacing w:before="0"/>
        <w:rPr>
          <w:rFonts w:ascii="Calibri" w:hAnsi="Calibri" w:cs="Calibri"/>
          <w:color w:val="000000"/>
          <w:sz w:val="24"/>
          <w:szCs w:val="24"/>
        </w:rPr>
      </w:pPr>
      <w:r w:rsidRPr="003B3000">
        <w:rPr>
          <w:rFonts w:ascii="Calibri" w:hAnsi="Calibri" w:cs="Calibri"/>
          <w:color w:val="000000"/>
          <w:sz w:val="24"/>
          <w:szCs w:val="24"/>
        </w:rPr>
        <w:t>Phase 3: Post-Assessment Data Harvest (The Calculation)</w:t>
      </w:r>
    </w:p>
    <w:p w14:paraId="19BDA1C4" w14:textId="77777777" w:rsidR="003B3000" w:rsidRPr="003B3000" w:rsidRDefault="003B3000" w:rsidP="003B3000">
      <w:pPr>
        <w:pStyle w:val="NormalWeb"/>
        <w:numPr>
          <w:ilvl w:val="0"/>
          <w:numId w:val="6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Trigger: Once the test is completed and marked, the Examiner re-opens the app.</w:t>
      </w:r>
    </w:p>
    <w:p w14:paraId="1AF3A81C" w14:textId="77777777" w:rsidR="003B3000" w:rsidRPr="003B3000" w:rsidRDefault="003B3000" w:rsidP="003B3000">
      <w:pPr>
        <w:pStyle w:val="NormalWeb"/>
        <w:numPr>
          <w:ilvl w:val="0"/>
          <w:numId w:val="6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Excel Integration: The Examiner selects the specific test column (e.g.,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T1) from the dropdown menu connected to the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Excel Online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 xml:space="preserve">master </w:t>
      </w:r>
      <w:commentRangeStart w:id="20"/>
      <w:r w:rsidRPr="003B3000">
        <w:rPr>
          <w:rFonts w:ascii="Calibri" w:hAnsi="Calibri" w:cs="Calibri"/>
          <w:color w:val="000000"/>
        </w:rPr>
        <w:t>file</w:t>
      </w:r>
      <w:commentRangeEnd w:id="20"/>
      <w:r w:rsidR="00BA32BF" w:rsidRPr="003B3000">
        <w:rPr>
          <w:rStyle w:val="CommentReference"/>
          <w:rFonts w:ascii="Calibri" w:hAnsi="Calibri" w:cs="Calibri"/>
          <w:color w:val="000000"/>
          <w:sz w:val="24"/>
          <w:szCs w:val="24"/>
        </w:rPr>
        <w:commentReference w:id="20"/>
      </w:r>
      <w:r w:rsidRPr="003B3000">
        <w:rPr>
          <w:rFonts w:ascii="Calibri" w:hAnsi="Calibri" w:cs="Calibri"/>
          <w:color w:val="000000"/>
        </w:rPr>
        <w:t>.</w:t>
      </w:r>
    </w:p>
    <w:p w14:paraId="1084EDBA" w14:textId="77777777" w:rsidR="003B3000" w:rsidRPr="003B3000" w:rsidRDefault="003B3000" w:rsidP="003B3000">
      <w:pPr>
        <w:pStyle w:val="NormalWeb"/>
        <w:numPr>
          <w:ilvl w:val="0"/>
          <w:numId w:val="6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lastRenderedPageBreak/>
        <w:t>Automated Population: The app executes the following logic to populate Section 2[cite: 1, 4]:</w:t>
      </w:r>
    </w:p>
    <w:p w14:paraId="56A0AAD9" w14:textId="77777777" w:rsidR="003B3000" w:rsidRPr="003B3000" w:rsidRDefault="003B3000" w:rsidP="003B3000">
      <w:pPr>
        <w:pStyle w:val="NormalWeb"/>
        <w:numPr>
          <w:ilvl w:val="1"/>
          <w:numId w:val="6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Candidate Count: Counts non-blank rows in the selected column.</w:t>
      </w:r>
    </w:p>
    <w:p w14:paraId="6CC71C19" w14:textId="2FA3ED3B" w:rsidR="003B3000" w:rsidRPr="003B3000" w:rsidRDefault="003B3000" w:rsidP="003B3000">
      <w:pPr>
        <w:pStyle w:val="NormalWeb"/>
        <w:numPr>
          <w:ilvl w:val="1"/>
          <w:numId w:val="6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Pass Rate: Calculates the percentage of scores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Style w:val="apple-converted-space"/>
          <w:rFonts w:ascii="Calibri" w:hAnsi="Calibri" w:cs="Calibri"/>
          <w:color w:val="000000"/>
        </w:rPr>
        <w:sym w:font="Symbol" w:char="F0B3"/>
      </w:r>
      <w:r w:rsidRPr="003B3000">
        <w:rPr>
          <w:rStyle w:val="math-inline"/>
          <w:rFonts w:ascii="Calibri" w:hAnsi="Calibri" w:cs="Calibri"/>
          <w:color w:val="000000"/>
        </w:rPr>
        <w:t>50</w:t>
      </w:r>
      <w:r w:rsidRPr="003B3000">
        <w:rPr>
          <w:rFonts w:ascii="Calibri" w:hAnsi="Calibri" w:cs="Calibri"/>
          <w:color w:val="000000"/>
        </w:rPr>
        <w:t>.</w:t>
      </w:r>
    </w:p>
    <w:p w14:paraId="2D8DE00C" w14:textId="77777777" w:rsidR="003B3000" w:rsidRPr="003B3000" w:rsidRDefault="003B3000" w:rsidP="003B3000">
      <w:pPr>
        <w:pStyle w:val="NormalWeb"/>
        <w:numPr>
          <w:ilvl w:val="1"/>
          <w:numId w:val="6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Performance Metrics: Identifies the highest mark and calculates the class average.</w:t>
      </w:r>
    </w:p>
    <w:p w14:paraId="36D8F4AB" w14:textId="77777777" w:rsidR="003B3000" w:rsidRPr="003B3000" w:rsidRDefault="003B3000" w:rsidP="003B3000">
      <w:pPr>
        <w:pStyle w:val="NormalWeb"/>
        <w:numPr>
          <w:ilvl w:val="0"/>
          <w:numId w:val="6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Qualitative Input: The Examiner adds commentary regarding student performance (e.g., issues with essay questions) and signs Section 2.</w:t>
      </w:r>
    </w:p>
    <w:p w14:paraId="3C2F0276" w14:textId="76FA9411" w:rsidR="003B3000" w:rsidRPr="003B3000" w:rsidRDefault="003B3000" w:rsidP="003B3000">
      <w:pPr>
        <w:pStyle w:val="NormalWeb"/>
        <w:numPr>
          <w:ilvl w:val="0"/>
          <w:numId w:val="6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Status Change: Status updates to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Style w:val="HTMLCode"/>
          <w:rFonts w:ascii="Calibri" w:hAnsi="Calibri" w:cs="Calibri"/>
          <w:color w:val="000000"/>
          <w:sz w:val="24"/>
          <w:szCs w:val="24"/>
        </w:rPr>
        <w:t>Pending Final Moderation Review</w:t>
      </w:r>
      <w:r w:rsidRPr="003B3000">
        <w:rPr>
          <w:rFonts w:ascii="Calibri" w:hAnsi="Calibri" w:cs="Calibri"/>
          <w:color w:val="000000"/>
        </w:rPr>
        <w:t>.</w:t>
      </w:r>
    </w:p>
    <w:p w14:paraId="727E4780" w14:textId="7AA4EC6C" w:rsidR="003B3000" w:rsidRPr="003B3000" w:rsidRDefault="003B3000" w:rsidP="003B3000">
      <w:pPr>
        <w:rPr>
          <w:rFonts w:ascii="Calibri" w:hAnsi="Calibri" w:cs="Calibri"/>
          <w:color w:val="000000"/>
          <w:sz w:val="24"/>
          <w:szCs w:val="24"/>
        </w:rPr>
      </w:pPr>
    </w:p>
    <w:p w14:paraId="7189E325" w14:textId="77777777" w:rsidR="003B3000" w:rsidRPr="003B3000" w:rsidRDefault="003B3000" w:rsidP="003B3000">
      <w:pPr>
        <w:pStyle w:val="Heading3"/>
        <w:spacing w:before="0"/>
        <w:rPr>
          <w:rFonts w:ascii="Calibri" w:hAnsi="Calibri" w:cs="Calibri"/>
          <w:color w:val="000000"/>
          <w:sz w:val="24"/>
          <w:szCs w:val="24"/>
        </w:rPr>
      </w:pPr>
      <w:r w:rsidRPr="003B3000">
        <w:rPr>
          <w:rFonts w:ascii="Calibri" w:hAnsi="Calibri" w:cs="Calibri"/>
          <w:color w:val="000000"/>
          <w:sz w:val="24"/>
          <w:szCs w:val="24"/>
        </w:rPr>
        <w:t>Phase 4: Internal Moderator Final Review (Gate 2)</w:t>
      </w:r>
    </w:p>
    <w:p w14:paraId="51DC06FD" w14:textId="77777777" w:rsidR="003B3000" w:rsidRPr="003B3000" w:rsidRDefault="003B3000" w:rsidP="003B3000">
      <w:pPr>
        <w:pStyle w:val="NormalWeb"/>
        <w:numPr>
          <w:ilvl w:val="0"/>
          <w:numId w:val="7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Script Review: The Moderator reviews the automated statistics and a selected sample of physical/digital marked scripts.</w:t>
      </w:r>
    </w:p>
    <w:p w14:paraId="0104FE31" w14:textId="77777777" w:rsidR="003B3000" w:rsidRPr="003B3000" w:rsidRDefault="003B3000" w:rsidP="003B3000">
      <w:pPr>
        <w:pStyle w:val="NormalWeb"/>
        <w:numPr>
          <w:ilvl w:val="0"/>
          <w:numId w:val="7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Quality Check: The Moderator answers standard questions regarding marking accuracy, fairness, and consistency.</w:t>
      </w:r>
    </w:p>
    <w:p w14:paraId="37984EF4" w14:textId="77777777" w:rsidR="003B3000" w:rsidRPr="003B3000" w:rsidRDefault="003B3000" w:rsidP="003B3000">
      <w:pPr>
        <w:pStyle w:val="NormalWeb"/>
        <w:numPr>
          <w:ilvl w:val="0"/>
          <w:numId w:val="7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Consensus: The Moderator provides their final signature for Section 2.</w:t>
      </w:r>
    </w:p>
    <w:p w14:paraId="6919C679" w14:textId="77777777" w:rsidR="003B3000" w:rsidRPr="003B3000" w:rsidRDefault="003B3000" w:rsidP="003B3000">
      <w:pPr>
        <w:pStyle w:val="NormalWeb"/>
        <w:numPr>
          <w:ilvl w:val="0"/>
          <w:numId w:val="7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External Trigger (Optional): If applicable, the flow forwards the comprehensive report to the External Moderator for Section 3 completion.</w:t>
      </w:r>
    </w:p>
    <w:p w14:paraId="1CE0017A" w14:textId="240EEC30" w:rsidR="003B3000" w:rsidRPr="003B3000" w:rsidRDefault="003B3000" w:rsidP="003B3000">
      <w:pPr>
        <w:rPr>
          <w:rFonts w:ascii="Calibri" w:hAnsi="Calibri" w:cs="Calibri"/>
          <w:color w:val="000000"/>
          <w:sz w:val="24"/>
          <w:szCs w:val="24"/>
        </w:rPr>
      </w:pPr>
    </w:p>
    <w:p w14:paraId="58A55FEA" w14:textId="77777777" w:rsidR="003B3000" w:rsidRPr="003B3000" w:rsidRDefault="003B3000" w:rsidP="003B3000">
      <w:pPr>
        <w:pStyle w:val="Heading3"/>
        <w:spacing w:before="0"/>
        <w:rPr>
          <w:rFonts w:ascii="Calibri" w:hAnsi="Calibri" w:cs="Calibri"/>
          <w:color w:val="000000"/>
          <w:sz w:val="24"/>
          <w:szCs w:val="24"/>
        </w:rPr>
      </w:pPr>
      <w:r w:rsidRPr="003B3000">
        <w:rPr>
          <w:rFonts w:ascii="Calibri" w:hAnsi="Calibri" w:cs="Calibri"/>
          <w:color w:val="000000"/>
          <w:sz w:val="24"/>
          <w:szCs w:val="24"/>
        </w:rPr>
        <w:t>Phase 5: Completion &amp; Archiving</w:t>
      </w:r>
    </w:p>
    <w:p w14:paraId="5B5D6F7E" w14:textId="325ADBE2" w:rsidR="003B3000" w:rsidRPr="003B3000" w:rsidRDefault="003B3000" w:rsidP="003B3000">
      <w:pPr>
        <w:pStyle w:val="NormalWeb"/>
        <w:numPr>
          <w:ilvl w:val="0"/>
          <w:numId w:val="8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Finalization: Once all signatures are captured,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Power Automate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triggers the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PDF Generation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process.</w:t>
      </w:r>
    </w:p>
    <w:p w14:paraId="2A8B2CA9" w14:textId="77777777" w:rsidR="003B3000" w:rsidRPr="003B3000" w:rsidRDefault="003B3000" w:rsidP="003B3000">
      <w:pPr>
        <w:pStyle w:val="NormalWeb"/>
        <w:numPr>
          <w:ilvl w:val="0"/>
          <w:numId w:val="8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Data Write-Back: The flow populates the original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Appendix 2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Word template and converts it to a read-only PDF.</w:t>
      </w:r>
    </w:p>
    <w:p w14:paraId="383D1AD9" w14:textId="72ECAD41" w:rsidR="003B3000" w:rsidRPr="003B3000" w:rsidRDefault="003B3000" w:rsidP="003B3000">
      <w:pPr>
        <w:pStyle w:val="NormalWeb"/>
        <w:numPr>
          <w:ilvl w:val="0"/>
          <w:numId w:val="8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Archiving: The final PDF is saved to the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>SharePoint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Fonts w:ascii="Calibri" w:hAnsi="Calibri" w:cs="Calibri"/>
          <w:color w:val="000000"/>
        </w:rPr>
        <w:t xml:space="preserve">"Final Moderation Reports" folder, and a copy is emailed to the Department </w:t>
      </w:r>
      <w:commentRangeStart w:id="21"/>
      <w:r w:rsidRPr="003B3000">
        <w:rPr>
          <w:rFonts w:ascii="Calibri" w:hAnsi="Calibri" w:cs="Calibri"/>
          <w:color w:val="000000"/>
        </w:rPr>
        <w:t>Head</w:t>
      </w:r>
      <w:commentRangeEnd w:id="21"/>
      <w:r w:rsidR="00BA32BF" w:rsidRPr="003B3000">
        <w:rPr>
          <w:rStyle w:val="CommentReference"/>
          <w:rFonts w:ascii="Calibri" w:hAnsi="Calibri" w:cs="Calibri"/>
          <w:color w:val="000000"/>
          <w:sz w:val="24"/>
          <w:szCs w:val="24"/>
        </w:rPr>
        <w:commentReference w:id="21"/>
      </w:r>
      <w:r w:rsidRPr="003B3000">
        <w:rPr>
          <w:rFonts w:ascii="Calibri" w:hAnsi="Calibri" w:cs="Calibri"/>
          <w:color w:val="000000"/>
        </w:rPr>
        <w:t>.</w:t>
      </w:r>
    </w:p>
    <w:p w14:paraId="1B3BCD4D" w14:textId="77777777" w:rsidR="003B3000" w:rsidRPr="003B3000" w:rsidRDefault="003B3000" w:rsidP="003B3000">
      <w:pPr>
        <w:pStyle w:val="NormalWeb"/>
        <w:numPr>
          <w:ilvl w:val="0"/>
          <w:numId w:val="8"/>
        </w:numPr>
        <w:spacing w:before="0" w:beforeAutospacing="0"/>
        <w:rPr>
          <w:rFonts w:ascii="Calibri" w:hAnsi="Calibri" w:cs="Calibri"/>
          <w:color w:val="000000"/>
        </w:rPr>
      </w:pPr>
      <w:r w:rsidRPr="003B3000">
        <w:rPr>
          <w:rFonts w:ascii="Calibri" w:hAnsi="Calibri" w:cs="Calibri"/>
          <w:color w:val="000000"/>
        </w:rPr>
        <w:t>Status Change: Status updates to</w:t>
      </w:r>
      <w:r w:rsidRPr="003B3000">
        <w:rPr>
          <w:rStyle w:val="apple-converted-space"/>
          <w:rFonts w:ascii="Calibri" w:hAnsi="Calibri" w:cs="Calibri"/>
          <w:color w:val="000000"/>
        </w:rPr>
        <w:t> </w:t>
      </w:r>
      <w:r w:rsidRPr="003B3000">
        <w:rPr>
          <w:rStyle w:val="HTMLCode"/>
          <w:rFonts w:ascii="Calibri" w:hAnsi="Calibri" w:cs="Calibri"/>
          <w:color w:val="000000"/>
          <w:sz w:val="24"/>
          <w:szCs w:val="24"/>
        </w:rPr>
        <w:t>Completed</w:t>
      </w:r>
      <w:r w:rsidRPr="003B3000">
        <w:rPr>
          <w:rFonts w:ascii="Calibri" w:hAnsi="Calibri" w:cs="Calibri"/>
          <w:color w:val="000000"/>
        </w:rPr>
        <w:t>.</w:t>
      </w:r>
    </w:p>
    <w:p w14:paraId="04F6A8AB" w14:textId="77777777" w:rsidR="003B3000" w:rsidRDefault="003B3000" w:rsidP="003B3000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Calibri" w:hAnsi="Calibri" w:cs="Calibri"/>
          <w:sz w:val="24"/>
          <w:szCs w:val="24"/>
        </w:rPr>
      </w:pPr>
    </w:p>
    <w:p w14:paraId="2EC038A3" w14:textId="77777777" w:rsidR="003B3000" w:rsidRDefault="003B3000" w:rsidP="003B3000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Calibri" w:hAnsi="Calibri" w:cs="Calibri"/>
          <w:sz w:val="24"/>
          <w:szCs w:val="24"/>
        </w:rPr>
      </w:pPr>
    </w:p>
    <w:p w14:paraId="629379DB" w14:textId="77777777" w:rsidR="003B3000" w:rsidRDefault="003B3000" w:rsidP="003B3000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Calibri" w:hAnsi="Calibri" w:cs="Calibri"/>
          <w:sz w:val="24"/>
          <w:szCs w:val="24"/>
        </w:rPr>
      </w:pPr>
    </w:p>
    <w:p w14:paraId="52C371BB" w14:textId="1E9F5DDF" w:rsidR="003B3000" w:rsidRPr="003B3000" w:rsidRDefault="003B3000" w:rsidP="003B3000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62E0FBF1" wp14:editId="0E0D9006">
            <wp:extent cx="5943600" cy="7427595"/>
            <wp:effectExtent l="0" t="0" r="0" b="1905"/>
            <wp:docPr id="122408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86534" name="Picture 12240865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000" w:rsidRPr="003B30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yan Matthews" w:date="2026-05-07T09:38:00Z" w:initials="RM">
    <w:p w14:paraId="52F8C67C" w14:textId="77777777" w:rsidR="00253D08" w:rsidRDefault="00253D08" w:rsidP="00253D08">
      <w:pPr>
        <w:pStyle w:val="CommentText"/>
      </w:pPr>
      <w:r>
        <w:rPr>
          <w:rStyle w:val="CommentReference"/>
        </w:rPr>
        <w:annotationRef/>
      </w:r>
      <w:r>
        <w:rPr>
          <w:lang w:val="en-ZA"/>
        </w:rPr>
        <w:t>Label internal moderator</w:t>
      </w:r>
    </w:p>
  </w:comment>
  <w:comment w:id="2" w:author="Ryan Matthews" w:date="2026-05-07T09:40:00Z" w:initials="RM">
    <w:p w14:paraId="5FC0019E" w14:textId="77777777" w:rsidR="00253D08" w:rsidRDefault="00253D08" w:rsidP="00253D08">
      <w:pPr>
        <w:pStyle w:val="CommentText"/>
      </w:pPr>
      <w:r>
        <w:rPr>
          <w:rStyle w:val="CommentReference"/>
        </w:rPr>
        <w:annotationRef/>
      </w:r>
      <w:r>
        <w:rPr>
          <w:lang w:val="en-ZA"/>
        </w:rPr>
        <w:t xml:space="preserve">There should be an option for edit level subjects to send to external moderator. They are appointed so access should not be an issue. </w:t>
      </w:r>
    </w:p>
  </w:comment>
  <w:comment w:id="3" w:author="Ryan Matthews" w:date="2026-05-07T09:40:00Z" w:initials="RM">
    <w:p w14:paraId="640AF339" w14:textId="77777777" w:rsidR="00253D08" w:rsidRDefault="00253D08" w:rsidP="00253D08">
      <w:pPr>
        <w:pStyle w:val="CommentText"/>
      </w:pPr>
      <w:r>
        <w:rPr>
          <w:rStyle w:val="CommentReference"/>
        </w:rPr>
        <w:annotationRef/>
      </w:r>
      <w:r>
        <w:rPr>
          <w:lang w:val="en-ZA"/>
        </w:rPr>
        <w:t xml:space="preserve">How do we handle board moderators? </w:t>
      </w:r>
    </w:p>
  </w:comment>
  <w:comment w:id="5" w:author="Ryan Matthews" w:date="2026-05-07T09:39:00Z" w:initials="RM">
    <w:p w14:paraId="282EE086" w14:textId="77777777" w:rsidR="00253D08" w:rsidRDefault="00253D08" w:rsidP="00253D08">
      <w:pPr>
        <w:pStyle w:val="CommentText"/>
      </w:pPr>
      <w:r>
        <w:rPr>
          <w:rStyle w:val="CommentReference"/>
        </w:rPr>
        <w:annotationRef/>
      </w:r>
      <w:r>
        <w:rPr>
          <w:lang w:val="en-ZA"/>
        </w:rPr>
        <w:t>Label internal moderator</w:t>
      </w:r>
    </w:p>
  </w:comment>
  <w:comment w:id="14" w:author="Ryan Matthews" w:date="2026-05-07T09:44:00Z" w:initials="RM">
    <w:p w14:paraId="614C4CF0" w14:textId="77777777" w:rsidR="00253D08" w:rsidRDefault="00253D08" w:rsidP="00253D08">
      <w:pPr>
        <w:pStyle w:val="CommentText"/>
      </w:pPr>
      <w:r>
        <w:rPr>
          <w:rStyle w:val="CommentReference"/>
        </w:rPr>
        <w:annotationRef/>
      </w:r>
      <w:r>
        <w:rPr>
          <w:lang w:val="en-ZA"/>
        </w:rPr>
        <w:t>Do we not need MS forms and Word?</w:t>
      </w:r>
    </w:p>
  </w:comment>
  <w:comment w:id="15" w:author="Ryan Matthews" w:date="2026-05-07T09:44:00Z" w:initials="RM">
    <w:p w14:paraId="07A7837B" w14:textId="77777777" w:rsidR="00253D08" w:rsidRDefault="00253D08" w:rsidP="00253D08">
      <w:pPr>
        <w:pStyle w:val="CommentText"/>
      </w:pPr>
      <w:r>
        <w:rPr>
          <w:rStyle w:val="CommentReference"/>
        </w:rPr>
        <w:annotationRef/>
      </w:r>
      <w:r>
        <w:rPr>
          <w:lang w:val="en-ZA"/>
        </w:rPr>
        <w:t>Will need capability to download final pdfs</w:t>
      </w:r>
    </w:p>
  </w:comment>
  <w:comment w:id="16" w:author="Ryan Matthews" w:date="2026-05-07T09:49:00Z" w:initials="RM">
    <w:p w14:paraId="0954B0C6" w14:textId="77777777" w:rsidR="00BA32BF" w:rsidRDefault="00BA32BF" w:rsidP="00BA32BF">
      <w:pPr>
        <w:pStyle w:val="CommentText"/>
      </w:pPr>
      <w:r>
        <w:rPr>
          <w:rStyle w:val="CommentReference"/>
        </w:rPr>
        <w:annotationRef/>
      </w:r>
      <w:r>
        <w:rPr>
          <w:lang w:val="en-ZA"/>
        </w:rPr>
        <w:t>From where?</w:t>
      </w:r>
    </w:p>
  </w:comment>
  <w:comment w:id="17" w:author="Ryan Matthews" w:date="2026-05-07T09:50:00Z" w:initials="RM">
    <w:p w14:paraId="1D703390" w14:textId="77777777" w:rsidR="00BA32BF" w:rsidRDefault="00BA32BF" w:rsidP="00BA32BF">
      <w:pPr>
        <w:pStyle w:val="CommentText"/>
      </w:pPr>
      <w:r>
        <w:rPr>
          <w:rStyle w:val="CommentReference"/>
        </w:rPr>
        <w:annotationRef/>
      </w:r>
      <w:r>
        <w:rPr>
          <w:lang w:val="en-ZA"/>
        </w:rPr>
        <w:t xml:space="preserve">What d we do with blackboard embedded papers? </w:t>
      </w:r>
    </w:p>
  </w:comment>
  <w:comment w:id="18" w:author="Ryan Matthews" w:date="2026-05-07T10:05:00Z" w:initials="RM">
    <w:p w14:paraId="4A7832A3" w14:textId="77777777" w:rsidR="00FF2966" w:rsidRDefault="00FF2966" w:rsidP="00FF2966">
      <w:pPr>
        <w:pStyle w:val="CommentText"/>
      </w:pPr>
      <w:r>
        <w:rPr>
          <w:rStyle w:val="CommentReference"/>
        </w:rPr>
        <w:annotationRef/>
      </w:r>
      <w:r>
        <w:rPr>
          <w:lang w:val="en-ZA"/>
        </w:rPr>
        <w:t>Is this through a comments block, or direct comment I the assessment document? Is the assessment document attached to the revision request?</w:t>
      </w:r>
    </w:p>
  </w:comment>
  <w:comment w:id="19" w:author="Ryan Matthews" w:date="2026-05-07T09:52:00Z" w:initials="RM">
    <w:p w14:paraId="561FA10B" w14:textId="77777777" w:rsidR="00BA32BF" w:rsidRDefault="00BA32BF" w:rsidP="00BA32BF">
      <w:pPr>
        <w:pStyle w:val="CommentText"/>
      </w:pPr>
      <w:r>
        <w:rPr>
          <w:rStyle w:val="CommentReference"/>
        </w:rPr>
        <w:annotationRef/>
      </w:r>
      <w:r>
        <w:rPr>
          <w:lang w:val="en-ZA"/>
        </w:rPr>
        <w:t>Is this after revision request? How are paper revisions handled?</w:t>
      </w:r>
    </w:p>
  </w:comment>
  <w:comment w:id="20" w:author="Ryan Matthews" w:date="2026-05-07T09:54:00Z" w:initials="RM">
    <w:p w14:paraId="77A1F46C" w14:textId="77777777" w:rsidR="00BA32BF" w:rsidRDefault="00BA32BF" w:rsidP="00BA32BF">
      <w:pPr>
        <w:pStyle w:val="CommentText"/>
      </w:pPr>
      <w:r>
        <w:rPr>
          <w:rStyle w:val="CommentReference"/>
        </w:rPr>
        <w:annotationRef/>
      </w:r>
      <w:r>
        <w:rPr>
          <w:lang w:val="en-ZA"/>
        </w:rPr>
        <w:t xml:space="preserve">How does this get there? The data must be entered somewhere? Or drawn from somewhere? </w:t>
      </w:r>
    </w:p>
  </w:comment>
  <w:comment w:id="21" w:author="Ryan Matthews" w:date="2026-05-07T09:56:00Z" w:initials="RM">
    <w:p w14:paraId="7126A1C9" w14:textId="77777777" w:rsidR="00BA32BF" w:rsidRDefault="00BA32BF" w:rsidP="00BA32BF">
      <w:pPr>
        <w:pStyle w:val="CommentText"/>
      </w:pPr>
      <w:r>
        <w:rPr>
          <w:rStyle w:val="CommentReference"/>
        </w:rPr>
        <w:annotationRef/>
      </w:r>
      <w:r>
        <w:rPr>
          <w:lang w:val="en-ZA"/>
        </w:rPr>
        <w:t>This must be downloadable for the subject file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F8C67C" w15:done="0"/>
  <w15:commentEx w15:paraId="5FC0019E" w15:done="0"/>
  <w15:commentEx w15:paraId="640AF339" w15:paraIdParent="5FC0019E" w15:done="0"/>
  <w15:commentEx w15:paraId="282EE086" w15:done="0"/>
  <w15:commentEx w15:paraId="614C4CF0" w15:done="0"/>
  <w15:commentEx w15:paraId="07A7837B" w15:done="0"/>
  <w15:commentEx w15:paraId="0954B0C6" w15:done="0"/>
  <w15:commentEx w15:paraId="1D703390" w15:done="0"/>
  <w15:commentEx w15:paraId="4A7832A3" w15:done="0"/>
  <w15:commentEx w15:paraId="561FA10B" w15:done="0"/>
  <w15:commentEx w15:paraId="77A1F46C" w15:done="0"/>
  <w15:commentEx w15:paraId="7126A1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DB4183" w16cex:dateUtc="2026-05-07T07:38:00Z"/>
  <w16cex:commentExtensible w16cex:durableId="586A6302" w16cex:dateUtc="2026-05-07T07:40:00Z"/>
  <w16cex:commentExtensible w16cex:durableId="443DE521" w16cex:dateUtc="2026-05-07T07:40:00Z"/>
  <w16cex:commentExtensible w16cex:durableId="75BD4B0A" w16cex:dateUtc="2026-05-07T07:39:00Z"/>
  <w16cex:commentExtensible w16cex:durableId="408E5477" w16cex:dateUtc="2026-05-07T07:44:00Z"/>
  <w16cex:commentExtensible w16cex:durableId="234B71FF" w16cex:dateUtc="2026-05-07T07:44:00Z"/>
  <w16cex:commentExtensible w16cex:durableId="002C1596" w16cex:dateUtc="2026-05-07T07:49:00Z"/>
  <w16cex:commentExtensible w16cex:durableId="1035551A" w16cex:dateUtc="2026-05-07T07:50:00Z"/>
  <w16cex:commentExtensible w16cex:durableId="35A8811F" w16cex:dateUtc="2026-05-07T08:05:00Z"/>
  <w16cex:commentExtensible w16cex:durableId="3D3A4E6E" w16cex:dateUtc="2026-05-07T07:52:00Z"/>
  <w16cex:commentExtensible w16cex:durableId="2F8347AE" w16cex:dateUtc="2026-05-07T07:54:00Z"/>
  <w16cex:commentExtensible w16cex:durableId="7695CD8D" w16cex:dateUtc="2026-05-07T0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F8C67C" w16cid:durableId="48DB4183"/>
  <w16cid:commentId w16cid:paraId="5FC0019E" w16cid:durableId="586A6302"/>
  <w16cid:commentId w16cid:paraId="640AF339" w16cid:durableId="443DE521"/>
  <w16cid:commentId w16cid:paraId="282EE086" w16cid:durableId="75BD4B0A"/>
  <w16cid:commentId w16cid:paraId="614C4CF0" w16cid:durableId="408E5477"/>
  <w16cid:commentId w16cid:paraId="07A7837B" w16cid:durableId="234B71FF"/>
  <w16cid:commentId w16cid:paraId="0954B0C6" w16cid:durableId="002C1596"/>
  <w16cid:commentId w16cid:paraId="1D703390" w16cid:durableId="1035551A"/>
  <w16cid:commentId w16cid:paraId="4A7832A3" w16cid:durableId="35A8811F"/>
  <w16cid:commentId w16cid:paraId="561FA10B" w16cid:durableId="3D3A4E6E"/>
  <w16cid:commentId w16cid:paraId="77A1F46C" w16cid:durableId="2F8347AE"/>
  <w16cid:commentId w16cid:paraId="7126A1C9" w16cid:durableId="7695CD8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B8225D-DCD6-4C28-BAFB-78A439E004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C9F0A4-FC29-4CE3-9160-F7F9E36E9E78}"/>
    <w:embedBold r:id="rId3" w:fontKey="{AA742A00-0E7E-4D76-9661-7BCDDFE0D4B7}"/>
    <w:embedItalic r:id="rId4" w:fontKey="{16DDC798-F01D-4274-A7E1-E01B6158BDF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EB4286-23B7-4F6E-9C54-D16F4A7CB3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BE5"/>
    <w:multiLevelType w:val="multilevel"/>
    <w:tmpl w:val="EFAE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21BF3"/>
    <w:multiLevelType w:val="multilevel"/>
    <w:tmpl w:val="C59A3E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F056BC"/>
    <w:multiLevelType w:val="multilevel"/>
    <w:tmpl w:val="7282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3219D"/>
    <w:multiLevelType w:val="multilevel"/>
    <w:tmpl w:val="6B8E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4690B"/>
    <w:multiLevelType w:val="multilevel"/>
    <w:tmpl w:val="4EFC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4D01AE"/>
    <w:multiLevelType w:val="multilevel"/>
    <w:tmpl w:val="5F34EC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36A1E07"/>
    <w:multiLevelType w:val="multilevel"/>
    <w:tmpl w:val="2EC6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742CE9"/>
    <w:multiLevelType w:val="multilevel"/>
    <w:tmpl w:val="2D8EE6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36525096">
    <w:abstractNumId w:val="1"/>
  </w:num>
  <w:num w:numId="2" w16cid:durableId="482621115">
    <w:abstractNumId w:val="7"/>
  </w:num>
  <w:num w:numId="3" w16cid:durableId="1107627005">
    <w:abstractNumId w:val="5"/>
  </w:num>
  <w:num w:numId="4" w16cid:durableId="1981421983">
    <w:abstractNumId w:val="4"/>
  </w:num>
  <w:num w:numId="5" w16cid:durableId="106898864">
    <w:abstractNumId w:val="3"/>
  </w:num>
  <w:num w:numId="6" w16cid:durableId="1767774730">
    <w:abstractNumId w:val="0"/>
  </w:num>
  <w:num w:numId="7" w16cid:durableId="545457147">
    <w:abstractNumId w:val="2"/>
  </w:num>
  <w:num w:numId="8" w16cid:durableId="153014514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yan Matthews">
    <w15:presenceInfo w15:providerId="AD" w15:userId="S::MATTHEWSR@cput.ac.za::66a20e84-113a-4fd4-905e-6050c51631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AA3"/>
    <w:rsid w:val="001C4115"/>
    <w:rsid w:val="00253D08"/>
    <w:rsid w:val="003B3000"/>
    <w:rsid w:val="004B3AA3"/>
    <w:rsid w:val="008D764A"/>
    <w:rsid w:val="009E4D77"/>
    <w:rsid w:val="00BA32BF"/>
    <w:rsid w:val="00FF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4E3B4A"/>
  <w15:docId w15:val="{8327BD87-8CDA-6C49-803C-F0DE87C6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B300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B3000"/>
  </w:style>
  <w:style w:type="character" w:styleId="HTMLCode">
    <w:name w:val="HTML Code"/>
    <w:basedOn w:val="DefaultParagraphFont"/>
    <w:uiPriority w:val="99"/>
    <w:semiHidden/>
    <w:unhideWhenUsed/>
    <w:rsid w:val="003B300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B3000"/>
  </w:style>
  <w:style w:type="character" w:styleId="CommentReference">
    <w:name w:val="annotation reference"/>
    <w:basedOn w:val="DefaultParagraphFont"/>
    <w:uiPriority w:val="99"/>
    <w:semiHidden/>
    <w:unhideWhenUsed/>
    <w:rsid w:val="00253D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53D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3D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D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D0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53D08"/>
    <w:pPr>
      <w:widowControl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Matthews</dc:creator>
  <cp:lastModifiedBy>Ryan Matthews</cp:lastModifiedBy>
  <cp:revision>2</cp:revision>
  <dcterms:created xsi:type="dcterms:W3CDTF">2026-05-07T08:06:00Z</dcterms:created>
  <dcterms:modified xsi:type="dcterms:W3CDTF">2026-05-07T08:06:00Z</dcterms:modified>
</cp:coreProperties>
</file>